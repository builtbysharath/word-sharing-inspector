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>
  <w:body>
    <w:p>
      <w:r>
        <w:t>Project proposal — ready to share?</w:t>
      </w:r>
    </w:p>
    <w:p>
      <w:commentRangeStart w:id="0"/>
      <w:r>
        <w:t>Delivery in four weeks.</w:t>
      </w:r>
      <w:commentRangeEnd w:id="0"/>
      <w:r>
        <w:commentReference w:id="0"/>
      </w:r>
    </w:p>
    <w:p>
      <w:del w:id="1" w:author="Alex Example" w:date="2026-10-01T10:00:00Z">
        <w:r>
          <w:delText>Internal minimum price: $8,000.</w:delText>
        </w:r>
      </w:del>
      <w:ins w:id="2" w:author="Sam Example">
        <w:r>
          <w:t>Quoted price: $12,000.</w:t>
        </w:r>
      </w:ins>
    </w:p>
    <w:p>
      <w:r>
        <w:rPr>
          <w:vanish/>
        </w:rPr>
        <w:t>Internal note: the draft margin is provisional.</w:t>
      </w:r>
    </w:p>
    <w:sectPr/>
  </w:body>
</w:document>
</file>

<file path=word/comments.xml><?xml version="1.0" encoding="utf-8"?>
<w:comments xmlns:w="http://schemas.openxmlformats.org/wordprocessingml/2006/main">
  <w:comment w:id="0" w:author="Alex Example" w:date="2026-10-01T10:00:00Z">
    <w:p>
      <w:r>
        <w:t>Confirm the timeline before sending this.</w:t>
      </w:r>
    </w:p>
  </w:comment>
</w:comments>
</file>

<file path=word/_rels/document.xml.rels><Relationships xmlns="http://schemas.openxmlformats.org/package/2006/relationships"><Relationship Id="comment1" Type="http://schemas.openxmlformats.org/officeDocument/2006/relationships/comments" Target="comments.xml"/><Relationship Id="link1" Type="http://schemas.openxmlformats.org/officeDocument/2006/relationships/hyperlink" Target="https://example.com/private-draft" TargetMode="External"/></Relationships>
</file>

<file path=word/embeddings/demo-notes.txt>Synthetic embedded-file example. No real client data.
</file>

<file path=docProps/core.xml><?xml version="1.0" encoding="utf-8"?>
<cp:coreProperties xmlns:cp="http://schemas.openxmlformats.org/package/2006/metadata/core-properties" xmlns:dc="http://purl.org/dc/elements/1.1/">
  <dc:creator>Alex Example</dc:creator>
  <cp:lastModifiedBy>Sam Example</cp:lastModifiedB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Reference">
    <vt:lpwstr>DEMO-CLIENT-42</vt:lpwstr>
  </property>
</Properties>
</file>